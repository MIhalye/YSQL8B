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7ABB" w:rsidRDefault="00546A2A">
      <w:r w:rsidRPr="00546A2A">
        <w:rPr>
          <w:noProof/>
          <w:lang w:val="de-DE" w:eastAsia="de-DE"/>
        </w:rPr>
        <w:drawing>
          <wp:inline distT="0" distB="0" distL="0" distR="0" wp14:anchorId="135CCBE3" wp14:editId="770C0CD3">
            <wp:extent cx="5760720" cy="594614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2A" w:rsidRDefault="00546A2A"/>
    <w:p w:rsidR="00546A2A" w:rsidRDefault="00546A2A">
      <w:r w:rsidRPr="00546A2A">
        <w:rPr>
          <w:noProof/>
          <w:lang w:val="de-DE" w:eastAsia="de-DE"/>
        </w:rPr>
        <w:drawing>
          <wp:inline distT="0" distB="0" distL="0" distR="0" wp14:anchorId="2794DD5B" wp14:editId="54067592">
            <wp:extent cx="5760720" cy="2300605"/>
            <wp:effectExtent l="0" t="0" r="0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2A" w:rsidRDefault="00546A2A">
      <w:r w:rsidRPr="00546A2A">
        <w:rPr>
          <w:noProof/>
          <w:lang w:val="de-DE" w:eastAsia="de-DE"/>
        </w:rPr>
        <w:lastRenderedPageBreak/>
        <w:drawing>
          <wp:inline distT="0" distB="0" distL="0" distR="0" wp14:anchorId="395A73E1" wp14:editId="700B18F1">
            <wp:extent cx="5760720" cy="4431030"/>
            <wp:effectExtent l="0" t="0" r="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B18" w:rsidRPr="00D31B18" w:rsidRDefault="00D31B18" w:rsidP="00D31B18">
      <w:pPr>
        <w:pStyle w:val="Listenabsatz"/>
        <w:numPr>
          <w:ilvl w:val="0"/>
          <w:numId w:val="1"/>
        </w:numPr>
        <w:pBdr>
          <w:bottom w:val="single" w:sz="4" w:space="1" w:color="auto"/>
        </w:pBdr>
        <w:rPr>
          <w:b/>
          <w:color w:val="1F3864" w:themeColor="accent1" w:themeShade="80"/>
          <w:sz w:val="24"/>
          <w:szCs w:val="24"/>
        </w:rPr>
      </w:pPr>
      <w:r w:rsidRPr="00D31B18">
        <w:rPr>
          <w:b/>
          <w:color w:val="1F3864" w:themeColor="accent1" w:themeShade="80"/>
          <w:sz w:val="24"/>
          <w:szCs w:val="24"/>
        </w:rPr>
        <w:t>Die neue Webseite mit  dem Navigationsenü</w:t>
      </w:r>
    </w:p>
    <w:p w:rsidR="00D31B18" w:rsidRPr="00D31B18" w:rsidRDefault="00D31B18" w:rsidP="00D31B18">
      <w:pPr>
        <w:rPr>
          <w:b/>
          <w:color w:val="1F3864" w:themeColor="accent1" w:themeShade="80"/>
        </w:rPr>
      </w:pPr>
      <w:r w:rsidRPr="00D31B18">
        <w:rPr>
          <w:b/>
          <w:color w:val="1F3864" w:themeColor="accent1" w:themeShade="80"/>
        </w:rPr>
        <w:t>INDEX.PHP</w:t>
      </w:r>
    </w:p>
    <w:p w:rsidR="00D31B18" w:rsidRDefault="00D31B18" w:rsidP="00D31B18">
      <w:del w:id="0" w:author="MihalyE" w:date="2018-10-04T19:59:00Z">
        <w:r w:rsidRPr="00D31B18" w:rsidDel="009E1C2E">
          <w:rPr>
            <w:noProof/>
            <w:lang w:val="de-DE" w:eastAsia="de-DE"/>
          </w:rPr>
          <w:drawing>
            <wp:inline distT="0" distB="0" distL="0" distR="0" wp14:anchorId="110D27EE" wp14:editId="2A0A940D">
              <wp:extent cx="5759403" cy="3625795"/>
              <wp:effectExtent l="0" t="0" r="0" b="0"/>
              <wp:docPr id="4" name="Grafik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05471" cy="36547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" w:author="MihalyE" w:date="2018-10-04T20:00:00Z">
        <w:r w:rsidR="009E1C2E" w:rsidRPr="009E1C2E">
          <w:rPr>
            <w:noProof/>
          </w:rPr>
          <w:t xml:space="preserve"> </w:t>
        </w:r>
        <w:r w:rsidR="009E1C2E" w:rsidRPr="009E1C2E">
          <w:rPr>
            <w:noProof/>
          </w:rPr>
          <w:drawing>
            <wp:inline distT="0" distB="0" distL="0" distR="0" wp14:anchorId="32B8A1B1" wp14:editId="4CE0332F">
              <wp:extent cx="5759838" cy="3299155"/>
              <wp:effectExtent l="0" t="0" r="0" b="0"/>
              <wp:docPr id="19" name="Grafik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95399" cy="33195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D31B18" w:rsidRPr="00237843" w:rsidRDefault="00D31B18" w:rsidP="00D31B18">
      <w:pPr>
        <w:rPr>
          <w:b/>
          <w:color w:val="1F3864" w:themeColor="accent1" w:themeShade="80"/>
        </w:rPr>
      </w:pPr>
      <w:r w:rsidRPr="00D31B18">
        <w:rPr>
          <w:b/>
          <w:color w:val="1F3864" w:themeColor="accent1" w:themeShade="80"/>
        </w:rPr>
        <w:lastRenderedPageBreak/>
        <w:tab/>
      </w:r>
      <w:r w:rsidRPr="00237843">
        <w:rPr>
          <w:b/>
          <w:color w:val="1F3864" w:themeColor="accent1" w:themeShade="80"/>
        </w:rPr>
        <w:t>NAV.PHP</w:t>
      </w:r>
    </w:p>
    <w:p w:rsidR="00D31B18" w:rsidRDefault="00D31B18" w:rsidP="00D31B18">
      <w:pPr>
        <w:rPr>
          <w:b/>
          <w:color w:val="1F3864" w:themeColor="accent1" w:themeShade="80"/>
        </w:rPr>
      </w:pPr>
      <w:del w:id="2" w:author="MihalyE" w:date="2018-10-04T21:09:00Z">
        <w:r w:rsidRPr="00D31B18" w:rsidDel="004F7436">
          <w:rPr>
            <w:b/>
            <w:noProof/>
            <w:color w:val="1F3864" w:themeColor="accent1" w:themeShade="80"/>
            <w:lang w:val="de-DE" w:eastAsia="de-DE"/>
          </w:rPr>
          <w:drawing>
            <wp:inline distT="0" distB="0" distL="0" distR="0" wp14:anchorId="5CCEEB59" wp14:editId="6C3D651E">
              <wp:extent cx="5760720" cy="1137285"/>
              <wp:effectExtent l="0" t="0" r="0" b="5715"/>
              <wp:docPr id="5" name="Grafik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11372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" w:author="MihalyE" w:date="2018-10-04T21:10:00Z">
        <w:r w:rsidR="004F7436" w:rsidRPr="004F7436">
          <w:rPr>
            <w:b/>
            <w:color w:val="1F3864" w:themeColor="accent1" w:themeShade="80"/>
          </w:rPr>
          <w:drawing>
            <wp:inline distT="0" distB="0" distL="0" distR="0" wp14:anchorId="6C54C3FA" wp14:editId="16DC4D2C">
              <wp:extent cx="5639587" cy="1066949"/>
              <wp:effectExtent l="0" t="0" r="0" b="0"/>
              <wp:docPr id="24" name="Grafik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39587" cy="106694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D31B18" w:rsidRDefault="00237843" w:rsidP="00D31B18">
      <w:pPr>
        <w:rPr>
          <w:b/>
          <w:color w:val="1F3864" w:themeColor="accent1" w:themeShade="80"/>
        </w:rPr>
      </w:pPr>
      <w:del w:id="4" w:author="MihalyE" w:date="2018-10-04T21:14:00Z">
        <w:r w:rsidRPr="00237843" w:rsidDel="004F7436">
          <w:rPr>
            <w:b/>
            <w:noProof/>
            <w:color w:val="1F3864" w:themeColor="accent1" w:themeShade="80"/>
            <w:lang w:val="de-DE" w:eastAsia="de-DE"/>
          </w:rPr>
          <w:drawing>
            <wp:inline distT="0" distB="0" distL="0" distR="0" wp14:anchorId="6FB8EA6F" wp14:editId="2483C882">
              <wp:extent cx="5760720" cy="1327785"/>
              <wp:effectExtent l="0" t="0" r="0" b="5715"/>
              <wp:docPr id="10" name="Grafik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1327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5" w:author="MihalyE" w:date="2018-10-04T21:14:00Z">
        <w:r w:rsidR="004F7436" w:rsidRPr="004F7436">
          <w:rPr>
            <w:b/>
            <w:color w:val="1F3864" w:themeColor="accent1" w:themeShade="80"/>
          </w:rPr>
          <w:drawing>
            <wp:inline distT="0" distB="0" distL="0" distR="0" wp14:anchorId="02CDFBB0" wp14:editId="73AD9C87">
              <wp:extent cx="5760720" cy="1126490"/>
              <wp:effectExtent l="0" t="0" r="0" b="0"/>
              <wp:docPr id="27" name="Grafik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11264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bookmarkStart w:id="6" w:name="_GoBack"/>
      <w:bookmarkEnd w:id="6"/>
    </w:p>
    <w:p w:rsidR="00237843" w:rsidRDefault="00237843" w:rsidP="00237843">
      <w:pPr>
        <w:pBdr>
          <w:bottom w:val="single" w:sz="4" w:space="1" w:color="auto"/>
        </w:pBdr>
        <w:rPr>
          <w:b/>
          <w:color w:val="1F3864" w:themeColor="accent1" w:themeShade="80"/>
        </w:rPr>
      </w:pPr>
    </w:p>
    <w:p w:rsidR="00237843" w:rsidRDefault="00957DAE" w:rsidP="00D31B18">
      <w:pPr>
        <w:rPr>
          <w:b/>
          <w:color w:val="1F3864" w:themeColor="accent1" w:themeShade="80"/>
        </w:rPr>
      </w:pPr>
      <w:ins w:id="7" w:author="Nis" w:date="2018-10-03T21:41:00Z">
        <w:r>
          <w:rPr>
            <w:b/>
            <w:color w:val="1F3864" w:themeColor="accent1" w:themeShade="80"/>
          </w:rPr>
          <w:t>NC: Grundsätzlich korrekt, es fehlt das umklammernde &lt;div&gt; Element. 25/30</w:t>
        </w:r>
      </w:ins>
    </w:p>
    <w:p w:rsidR="00237843" w:rsidRDefault="00237843" w:rsidP="00D31B18">
      <w:pPr>
        <w:rPr>
          <w:b/>
          <w:color w:val="1F3864" w:themeColor="accent1" w:themeShade="80"/>
        </w:rPr>
      </w:pPr>
    </w:p>
    <w:p w:rsidR="00237843" w:rsidRDefault="00237843" w:rsidP="00D31B18">
      <w:pPr>
        <w:rPr>
          <w:b/>
          <w:color w:val="1F3864" w:themeColor="accent1" w:themeShade="80"/>
        </w:rPr>
      </w:pPr>
    </w:p>
    <w:p w:rsidR="00D31B18" w:rsidRDefault="00D31B18" w:rsidP="00D31B18">
      <w:pPr>
        <w:rPr>
          <w:b/>
          <w:color w:val="1F3864" w:themeColor="accent1" w:themeShade="80"/>
        </w:rPr>
      </w:pPr>
      <w:r w:rsidRPr="00D31B18">
        <w:rPr>
          <w:b/>
          <w:noProof/>
          <w:color w:val="1F3864" w:themeColor="accent1" w:themeShade="80"/>
          <w:lang w:val="de-DE" w:eastAsia="de-DE"/>
        </w:rPr>
        <w:drawing>
          <wp:inline distT="0" distB="0" distL="0" distR="0" wp14:anchorId="1A5E0959" wp14:editId="431DF188">
            <wp:extent cx="5760720" cy="90487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B18" w:rsidRDefault="00D31B18" w:rsidP="00D31B18">
      <w:pPr>
        <w:rPr>
          <w:b/>
          <w:color w:val="1F3864" w:themeColor="accent1" w:themeShade="80"/>
        </w:rPr>
      </w:pPr>
    </w:p>
    <w:p w:rsidR="00D31B18" w:rsidRDefault="00D31B18" w:rsidP="00D31B18">
      <w:pPr>
        <w:pStyle w:val="Listenabsatz"/>
        <w:numPr>
          <w:ilvl w:val="0"/>
          <w:numId w:val="1"/>
        </w:numPr>
        <w:pBdr>
          <w:bottom w:val="single" w:sz="4" w:space="1" w:color="auto"/>
        </w:pBdr>
        <w:rPr>
          <w:b/>
          <w:color w:val="1F3864" w:themeColor="accent1" w:themeShade="80"/>
        </w:rPr>
      </w:pPr>
      <w:r>
        <w:rPr>
          <w:b/>
          <w:color w:val="1F3864" w:themeColor="accent1" w:themeShade="80"/>
        </w:rPr>
        <w:t>Struktogrmm die Bezihungen zwischen den Links im Navigationsmenü</w:t>
      </w:r>
    </w:p>
    <w:p w:rsidR="00D31B18" w:rsidRDefault="00D31B18" w:rsidP="00D31B18"/>
    <w:p w:rsidR="00D31B18" w:rsidRDefault="001A1296" w:rsidP="00D31B18">
      <w:del w:id="8" w:author="MihalyE" w:date="2018-10-04T21:12:00Z">
        <w:r w:rsidRPr="001A1296" w:rsidDel="004F7436">
          <w:rPr>
            <w:noProof/>
            <w:lang w:val="de-DE" w:eastAsia="de-DE"/>
          </w:rPr>
          <w:lastRenderedPageBreak/>
          <w:drawing>
            <wp:inline distT="0" distB="0" distL="0" distR="0" wp14:anchorId="6C97A8FC" wp14:editId="0C337BF8">
              <wp:extent cx="5515516" cy="4772722"/>
              <wp:effectExtent l="0" t="0" r="9525" b="8890"/>
              <wp:docPr id="18" name="Grafik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43915" cy="47972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9" w:author="MihalyE" w:date="2018-10-04T21:12:00Z">
        <w:r w:rsidR="004F7436" w:rsidRPr="004F7436">
          <w:drawing>
            <wp:inline distT="0" distB="0" distL="0" distR="0" wp14:anchorId="2D444AD9" wp14:editId="276754A9">
              <wp:extent cx="5760720" cy="5113655"/>
              <wp:effectExtent l="0" t="0" r="0" b="0"/>
              <wp:docPr id="25" name="Grafik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51136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D31B18" w:rsidRDefault="00D31B18" w:rsidP="00D31B18"/>
    <w:p w:rsidR="00D31B18" w:rsidRDefault="00D31B18" w:rsidP="00D31B18"/>
    <w:p w:rsidR="00D31B18" w:rsidRDefault="00D31B18" w:rsidP="00D31B18"/>
    <w:p w:rsidR="00D31B18" w:rsidRDefault="00D31B18" w:rsidP="00D31B18"/>
    <w:p w:rsidR="00D31B18" w:rsidRDefault="00957DAE" w:rsidP="00D31B18">
      <w:ins w:id="10" w:author="Nis" w:date="2018-10-03T21:41:00Z">
        <w:r>
          <w:t>NC: Korrekt, 20/20</w:t>
        </w:r>
      </w:ins>
    </w:p>
    <w:p w:rsidR="00D31B18" w:rsidRDefault="00D31B18" w:rsidP="00D31B18"/>
    <w:p w:rsidR="00D31B18" w:rsidRDefault="00D31B18" w:rsidP="00D31B18"/>
    <w:p w:rsidR="00D31B18" w:rsidRDefault="00D31B18" w:rsidP="00D31B18"/>
    <w:p w:rsidR="00D31B18" w:rsidRDefault="00D31B18" w:rsidP="00D31B18"/>
    <w:p w:rsidR="00237843" w:rsidRDefault="00237843" w:rsidP="00D31B18"/>
    <w:p w:rsidR="00237843" w:rsidRDefault="00237843" w:rsidP="00D31B18"/>
    <w:p w:rsidR="00237843" w:rsidRDefault="00237843" w:rsidP="00D31B18"/>
    <w:p w:rsidR="00237843" w:rsidRDefault="00237843" w:rsidP="00D31B18"/>
    <w:p w:rsidR="00D31B18" w:rsidRDefault="00D31B18" w:rsidP="00D31B18">
      <w:pPr>
        <w:rPr>
          <w:ins w:id="11" w:author="Nis" w:date="2018-10-03T21:42:00Z"/>
        </w:rPr>
      </w:pPr>
      <w:r w:rsidRPr="00D31B18">
        <w:rPr>
          <w:noProof/>
          <w:lang w:val="de-DE" w:eastAsia="de-DE"/>
        </w:rPr>
        <w:lastRenderedPageBreak/>
        <w:drawing>
          <wp:inline distT="0" distB="0" distL="0" distR="0" wp14:anchorId="2420523F" wp14:editId="321BBA6C">
            <wp:extent cx="5760720" cy="2950845"/>
            <wp:effectExtent l="0" t="0" r="0" b="190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AE" w:rsidRDefault="00957DAE" w:rsidP="00D31B18"/>
    <w:p w:rsidR="00D31B18" w:rsidRPr="00D31B18" w:rsidRDefault="00D31B18" w:rsidP="00D31B18">
      <w:pPr>
        <w:pStyle w:val="Listenabsatz"/>
        <w:numPr>
          <w:ilvl w:val="0"/>
          <w:numId w:val="1"/>
        </w:numPr>
        <w:pBdr>
          <w:bottom w:val="single" w:sz="4" w:space="1" w:color="auto"/>
        </w:pBdr>
        <w:rPr>
          <w:b/>
          <w:color w:val="1F3864" w:themeColor="accent1" w:themeShade="80"/>
        </w:rPr>
      </w:pPr>
      <w:r w:rsidRPr="00D31B18">
        <w:rPr>
          <w:b/>
          <w:color w:val="1F3864" w:themeColor="accent1" w:themeShade="80"/>
        </w:rPr>
        <w:t>Die Registrierungssete</w:t>
      </w:r>
    </w:p>
    <w:p w:rsidR="00237843" w:rsidRPr="00237843" w:rsidRDefault="00237843" w:rsidP="00D31B18">
      <w:pPr>
        <w:rPr>
          <w:b/>
          <w:color w:val="1F3864" w:themeColor="accent1" w:themeShade="80"/>
          <w:sz w:val="24"/>
        </w:rPr>
      </w:pPr>
      <w:r w:rsidRPr="00237843">
        <w:rPr>
          <w:b/>
          <w:color w:val="1F3864" w:themeColor="accent1" w:themeShade="80"/>
        </w:rPr>
        <w:t>REGISTRIRIEN</w:t>
      </w:r>
      <w:r w:rsidRPr="00237843">
        <w:rPr>
          <w:b/>
          <w:color w:val="1F3864" w:themeColor="accent1" w:themeShade="80"/>
          <w:sz w:val="24"/>
        </w:rPr>
        <w:t>.PHP</w:t>
      </w:r>
    </w:p>
    <w:p w:rsidR="00D31B18" w:rsidRDefault="00EC2A5B" w:rsidP="00D31B18">
      <w:ins w:id="12" w:author="MihalyE" w:date="2018-10-04T20:33:00Z">
        <w:r w:rsidRPr="00EC2A5B">
          <w:rPr>
            <w:noProof/>
            <w:lang w:val="de-DE" w:eastAsia="de-DE"/>
          </w:rPr>
          <w:drawing>
            <wp:inline distT="0" distB="0" distL="0" distR="0" wp14:anchorId="7BF7E650" wp14:editId="10A3A711">
              <wp:extent cx="5760720" cy="3547872"/>
              <wp:effectExtent l="0" t="0" r="0" b="0"/>
              <wp:docPr id="20" name="Grafik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75425" cy="35569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13" w:author="MihalyE" w:date="2018-10-04T20:32:00Z">
        <w:r w:rsidR="00237843" w:rsidRPr="00237843" w:rsidDel="0072601D">
          <w:rPr>
            <w:noProof/>
            <w:lang w:val="de-DE" w:eastAsia="de-DE"/>
          </w:rPr>
          <w:drawing>
            <wp:inline distT="0" distB="0" distL="0" distR="0" wp14:anchorId="5DA0E46C" wp14:editId="6C6D4604">
              <wp:extent cx="5760720" cy="4866199"/>
              <wp:effectExtent l="0" t="0" r="0" b="0"/>
              <wp:docPr id="8" name="Grafik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22137" cy="491807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237843" w:rsidRDefault="00957DAE" w:rsidP="00D31B18">
      <w:ins w:id="14" w:author="Nis" w:date="2018-10-03T21:42:00Z">
        <w:r>
          <w:t>NC: Es fehlt die class Registrierung {} 5/10 Punkte.</w:t>
        </w:r>
      </w:ins>
    </w:p>
    <w:p w:rsidR="00237843" w:rsidRDefault="00237843" w:rsidP="00D31B18">
      <w:del w:id="15" w:author="MihalyE" w:date="2018-10-04T21:14:00Z">
        <w:r w:rsidRPr="00237843" w:rsidDel="004F7436">
          <w:rPr>
            <w:noProof/>
            <w:lang w:val="de-DE" w:eastAsia="de-DE"/>
          </w:rPr>
          <w:lastRenderedPageBreak/>
          <w:drawing>
            <wp:inline distT="0" distB="0" distL="0" distR="0" wp14:anchorId="2EBC8055" wp14:editId="5F0FB93F">
              <wp:extent cx="5760720" cy="1369060"/>
              <wp:effectExtent l="0" t="0" r="0" b="2540"/>
              <wp:docPr id="9" name="Grafik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13690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6" w:author="MihalyE" w:date="2018-10-04T21:14:00Z">
        <w:r w:rsidR="004F7436" w:rsidRPr="004F7436">
          <w:drawing>
            <wp:inline distT="0" distB="0" distL="0" distR="0" wp14:anchorId="2DBCE525" wp14:editId="04A3A8ED">
              <wp:extent cx="5191850" cy="981212"/>
              <wp:effectExtent l="0" t="0" r="8890" b="9525"/>
              <wp:docPr id="26" name="Grafik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91850" cy="98121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37843" w:rsidRDefault="00237843" w:rsidP="00237843">
      <w:pPr>
        <w:pBdr>
          <w:bottom w:val="single" w:sz="4" w:space="1" w:color="auto"/>
        </w:pBdr>
      </w:pPr>
    </w:p>
    <w:p w:rsidR="00237843" w:rsidRDefault="00237843" w:rsidP="00D31B18">
      <w:r w:rsidRPr="00237843">
        <w:rPr>
          <w:noProof/>
          <w:lang w:val="de-DE" w:eastAsia="de-DE"/>
        </w:rPr>
        <w:drawing>
          <wp:inline distT="0" distB="0" distL="0" distR="0" wp14:anchorId="1407F368" wp14:editId="41230621">
            <wp:extent cx="5760720" cy="2908935"/>
            <wp:effectExtent l="0" t="0" r="0" b="571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43" w:rsidRDefault="00237843" w:rsidP="00D31B18"/>
    <w:p w:rsidR="00237843" w:rsidRDefault="00237843" w:rsidP="00237843">
      <w:pPr>
        <w:pStyle w:val="Listenabsatz"/>
        <w:numPr>
          <w:ilvl w:val="0"/>
          <w:numId w:val="1"/>
        </w:numPr>
        <w:pBdr>
          <w:bottom w:val="single" w:sz="4" w:space="1" w:color="auto"/>
        </w:pBdr>
        <w:rPr>
          <w:b/>
          <w:color w:val="1F3864" w:themeColor="accent1" w:themeShade="80"/>
        </w:rPr>
      </w:pPr>
      <w:r w:rsidRPr="00237843">
        <w:rPr>
          <w:b/>
          <w:color w:val="1F3864" w:themeColor="accent1" w:themeShade="80"/>
        </w:rPr>
        <w:t>Die Login Seite</w:t>
      </w:r>
    </w:p>
    <w:p w:rsidR="00237843" w:rsidRPr="00237843" w:rsidRDefault="00237843" w:rsidP="00237843">
      <w:pPr>
        <w:rPr>
          <w:b/>
          <w:color w:val="1F3864" w:themeColor="accent1" w:themeShade="80"/>
        </w:rPr>
      </w:pPr>
      <w:r w:rsidRPr="00237843">
        <w:rPr>
          <w:b/>
          <w:color w:val="1F3864" w:themeColor="accent1" w:themeShade="80"/>
        </w:rPr>
        <w:t>LOGIN.PHP</w:t>
      </w:r>
    </w:p>
    <w:p w:rsidR="00237843" w:rsidRDefault="00237843" w:rsidP="00237843">
      <w:pPr>
        <w:rPr>
          <w:ins w:id="17" w:author="Nis" w:date="2018-10-03T21:43:00Z"/>
        </w:rPr>
      </w:pPr>
      <w:del w:id="18" w:author="MihalyE" w:date="2018-10-04T20:34:00Z">
        <w:r w:rsidRPr="00237843" w:rsidDel="00EC2A5B">
          <w:rPr>
            <w:noProof/>
            <w:lang w:val="de-DE" w:eastAsia="de-DE"/>
          </w:rPr>
          <w:drawing>
            <wp:inline distT="0" distB="0" distL="0" distR="0" wp14:anchorId="6E81CFB8" wp14:editId="0AFDC04F">
              <wp:extent cx="5760720" cy="4925695"/>
              <wp:effectExtent l="0" t="0" r="0" b="8255"/>
              <wp:docPr id="12" name="Grafik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49256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9" w:author="MihalyE" w:date="2018-10-04T20:34:00Z">
        <w:r w:rsidR="00EC2A5B" w:rsidRPr="00EC2A5B">
          <w:rPr>
            <w:noProof/>
          </w:rPr>
          <w:t xml:space="preserve"> </w:t>
        </w:r>
        <w:r w:rsidR="00EC2A5B" w:rsidRPr="00EC2A5B">
          <w:rPr>
            <w:noProof/>
          </w:rPr>
          <w:drawing>
            <wp:inline distT="0" distB="0" distL="0" distR="0" wp14:anchorId="0D3453AB" wp14:editId="395AB610">
              <wp:extent cx="5755248" cy="2955341"/>
              <wp:effectExtent l="0" t="0" r="0" b="0"/>
              <wp:docPr id="21" name="Grafik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4026" cy="29855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957DAE" w:rsidRDefault="00957DAE" w:rsidP="00237843">
      <w:ins w:id="20" w:author="Nis" w:date="2018-10-03T21:43:00Z">
        <w:r>
          <w:t>NC: Es fehlt die Class login {}. 5/10 Punkte.</w:t>
        </w:r>
      </w:ins>
    </w:p>
    <w:p w:rsidR="00237843" w:rsidRDefault="001A1296" w:rsidP="00237843">
      <w:r w:rsidRPr="001A1296">
        <w:rPr>
          <w:noProof/>
          <w:lang w:val="de-DE" w:eastAsia="de-DE"/>
        </w:rPr>
        <w:lastRenderedPageBreak/>
        <w:drawing>
          <wp:inline distT="0" distB="0" distL="0" distR="0" wp14:anchorId="7487E118" wp14:editId="782EEBD9">
            <wp:extent cx="5372850" cy="1209844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96" w:rsidRDefault="001A1296" w:rsidP="001A1296">
      <w:pPr>
        <w:pBdr>
          <w:bottom w:val="single" w:sz="4" w:space="1" w:color="auto"/>
        </w:pBdr>
      </w:pPr>
    </w:p>
    <w:p w:rsidR="001A1296" w:rsidRDefault="001A1296" w:rsidP="001A1296"/>
    <w:p w:rsidR="001A1296" w:rsidRDefault="001A1296" w:rsidP="001A1296">
      <w:r w:rsidRPr="001A1296">
        <w:rPr>
          <w:noProof/>
          <w:lang w:val="de-DE" w:eastAsia="de-DE"/>
        </w:rPr>
        <w:drawing>
          <wp:inline distT="0" distB="0" distL="0" distR="0" wp14:anchorId="5337F308" wp14:editId="6A8C6A00">
            <wp:extent cx="5760085" cy="3776546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2135" cy="38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96" w:rsidRDefault="001A1296" w:rsidP="001A1296"/>
    <w:p w:rsidR="001A1296" w:rsidRDefault="001A1296" w:rsidP="001A1296">
      <w:r w:rsidRPr="001A1296">
        <w:rPr>
          <w:noProof/>
          <w:lang w:val="de-DE" w:eastAsia="de-DE"/>
        </w:rPr>
        <w:drawing>
          <wp:inline distT="0" distB="0" distL="0" distR="0" wp14:anchorId="15639B35" wp14:editId="6FDEFD33">
            <wp:extent cx="5760690" cy="2750634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7066" cy="27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96" w:rsidRPr="001A1296" w:rsidRDefault="001A1296" w:rsidP="001A1296">
      <w:pPr>
        <w:pStyle w:val="Listenabsatz"/>
        <w:numPr>
          <w:ilvl w:val="0"/>
          <w:numId w:val="1"/>
        </w:numPr>
        <w:pBdr>
          <w:bottom w:val="single" w:sz="4" w:space="1" w:color="auto"/>
        </w:pBdr>
        <w:rPr>
          <w:color w:val="1F3864" w:themeColor="accent1" w:themeShade="80"/>
        </w:rPr>
      </w:pPr>
      <w:r w:rsidRPr="001A1296">
        <w:rPr>
          <w:color w:val="1F3864" w:themeColor="accent1" w:themeShade="80"/>
        </w:rPr>
        <w:lastRenderedPageBreak/>
        <w:t>Sozialesnetzwerk.sql</w:t>
      </w:r>
    </w:p>
    <w:p w:rsidR="001A1296" w:rsidRDefault="001A1296" w:rsidP="001A1296"/>
    <w:p w:rsidR="001A1296" w:rsidRDefault="001A1296" w:rsidP="001A1296">
      <w:del w:id="21" w:author="MihalyE" w:date="2018-10-04T21:05:00Z">
        <w:r w:rsidRPr="001A1296" w:rsidDel="0005506C">
          <w:rPr>
            <w:noProof/>
            <w:lang w:val="de-DE" w:eastAsia="de-DE"/>
          </w:rPr>
          <w:drawing>
            <wp:inline distT="0" distB="0" distL="0" distR="0" wp14:anchorId="2AD0FBB9" wp14:editId="50374890">
              <wp:extent cx="5760720" cy="7575395"/>
              <wp:effectExtent l="0" t="0" r="0" b="6985"/>
              <wp:docPr id="16" name="Grafik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06168" cy="76351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2" w:author="MihalyE" w:date="2018-10-04T21:05:00Z">
        <w:r w:rsidR="0005506C" w:rsidRPr="0005506C">
          <w:rPr>
            <w:noProof/>
          </w:rPr>
          <w:t xml:space="preserve"> </w:t>
        </w:r>
        <w:r w:rsidR="0005506C" w:rsidRPr="0005506C">
          <w:rPr>
            <w:noProof/>
          </w:rPr>
          <w:drawing>
            <wp:inline distT="0" distB="0" distL="0" distR="0" wp14:anchorId="14E480C4" wp14:editId="1A56A568">
              <wp:extent cx="5760720" cy="7005320"/>
              <wp:effectExtent l="0" t="0" r="0" b="5080"/>
              <wp:docPr id="22" name="Grafik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70053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A1296" w:rsidRDefault="001A1296" w:rsidP="001A1296">
      <w:del w:id="23" w:author="MihalyE" w:date="2018-10-04T21:06:00Z">
        <w:r w:rsidRPr="001A1296" w:rsidDel="00806B43">
          <w:rPr>
            <w:noProof/>
            <w:lang w:val="de-DE" w:eastAsia="de-DE"/>
          </w:rPr>
          <w:lastRenderedPageBreak/>
          <w:drawing>
            <wp:inline distT="0" distB="0" distL="0" distR="0" wp14:anchorId="2FB5D381" wp14:editId="2D1F05AC">
              <wp:extent cx="5760720" cy="6524920"/>
              <wp:effectExtent l="0" t="0" r="0" b="9525"/>
              <wp:docPr id="17" name="Grafik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6038" cy="653094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4" w:author="MihalyE" w:date="2018-10-04T21:06:00Z">
        <w:r w:rsidR="00806B43" w:rsidRPr="00806B43">
          <w:rPr>
            <w:noProof/>
          </w:rPr>
          <w:t xml:space="preserve"> </w:t>
        </w:r>
        <w:r w:rsidR="00806B43" w:rsidRPr="00806B43">
          <w:rPr>
            <w:noProof/>
          </w:rPr>
          <w:drawing>
            <wp:inline distT="0" distB="0" distL="0" distR="0" wp14:anchorId="5BB834C3" wp14:editId="1EB05A2E">
              <wp:extent cx="5760720" cy="5327650"/>
              <wp:effectExtent l="0" t="0" r="0" b="6350"/>
              <wp:docPr id="23" name="Grafik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53276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A1296" w:rsidRDefault="00957DAE" w:rsidP="001A1296">
      <w:pPr>
        <w:rPr>
          <w:ins w:id="25" w:author="Nis" w:date="2018-10-03T21:43:00Z"/>
        </w:rPr>
      </w:pPr>
      <w:ins w:id="26" w:author="Nis" w:date="2018-10-03T21:43:00Z">
        <w:r>
          <w:t>NC: In der Tabelle mitglieder fehlt das Feld letzterlogin. Ändern Sie die Anzahl der möglichen Zeichen für das Feld PW bitte auf 50 (kein Abzug für diesen Punkt). 25/30 Punkte.</w:t>
        </w:r>
      </w:ins>
    </w:p>
    <w:p w:rsidR="00957DAE" w:rsidRDefault="00957DAE" w:rsidP="001A1296">
      <w:pPr>
        <w:rPr>
          <w:ins w:id="27" w:author="Nis" w:date="2018-10-03T21:45:00Z"/>
        </w:rPr>
      </w:pPr>
    </w:p>
    <w:p w:rsidR="00957DAE" w:rsidRDefault="00957DAE" w:rsidP="001A1296">
      <w:pPr>
        <w:rPr>
          <w:ins w:id="28" w:author="Nis" w:date="2018-10-03T21:45:00Z"/>
        </w:rPr>
      </w:pPr>
    </w:p>
    <w:p w:rsidR="00957DAE" w:rsidRDefault="00957DAE" w:rsidP="001A1296">
      <w:pPr>
        <w:rPr>
          <w:ins w:id="29" w:author="Nis" w:date="2018-10-03T21:45:00Z"/>
        </w:rPr>
      </w:pPr>
      <w:ins w:id="30" w:author="Nis" w:date="2018-10-03T21:45:00Z">
        <w:r>
          <w:t>Sehr geehrter Herr Mihaly,</w:t>
        </w:r>
      </w:ins>
    </w:p>
    <w:p w:rsidR="00957DAE" w:rsidRDefault="00957DAE" w:rsidP="001A1296">
      <w:pPr>
        <w:rPr>
          <w:ins w:id="31" w:author="Nis" w:date="2018-10-03T21:45:00Z"/>
        </w:rPr>
      </w:pPr>
      <w:ins w:id="32" w:author="Nis" w:date="2018-10-03T21:45:00Z">
        <w:r>
          <w:t>Eine sehr solide Lösung. Machen Sie weiter so und achten Sie noch mehr auf Details!</w:t>
        </w:r>
      </w:ins>
    </w:p>
    <w:p w:rsidR="00957DAE" w:rsidRDefault="00957DAE" w:rsidP="001A1296">
      <w:pPr>
        <w:rPr>
          <w:ins w:id="33" w:author="Nis" w:date="2018-10-03T21:45:00Z"/>
        </w:rPr>
      </w:pPr>
      <w:ins w:id="34" w:author="Nis" w:date="2018-10-03T21:45:00Z">
        <w:r>
          <w:t>80/100 Punkte</w:t>
        </w:r>
      </w:ins>
    </w:p>
    <w:p w:rsidR="00957DAE" w:rsidRDefault="00957DAE" w:rsidP="001A1296">
      <w:pPr>
        <w:rPr>
          <w:ins w:id="35" w:author="Nis" w:date="2018-10-03T21:45:00Z"/>
        </w:rPr>
      </w:pPr>
      <w:ins w:id="36" w:author="Nis" w:date="2018-10-03T21:45:00Z">
        <w:r>
          <w:t>Note: 3,0</w:t>
        </w:r>
      </w:ins>
    </w:p>
    <w:p w:rsidR="00957DAE" w:rsidRDefault="00957DAE" w:rsidP="001A1296">
      <w:pPr>
        <w:rPr>
          <w:ins w:id="37" w:author="Nis" w:date="2018-10-03T21:45:00Z"/>
        </w:rPr>
      </w:pPr>
      <w:ins w:id="38" w:author="Nis" w:date="2018-10-03T21:45:00Z">
        <w:r>
          <w:t>MfG</w:t>
        </w:r>
      </w:ins>
    </w:p>
    <w:p w:rsidR="00957DAE" w:rsidRDefault="00957DAE" w:rsidP="001A1296">
      <w:ins w:id="39" w:author="Nis" w:date="2018-10-03T21:45:00Z">
        <w:r>
          <w:t>Nis Carstensen</w:t>
        </w:r>
      </w:ins>
    </w:p>
    <w:p w:rsidR="001A1296" w:rsidRDefault="001A1296" w:rsidP="001A1296"/>
    <w:p w:rsidR="001A1296" w:rsidRPr="001A1296" w:rsidRDefault="001A1296" w:rsidP="001A1296"/>
    <w:sectPr w:rsidR="001A1296" w:rsidRPr="001A12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4601" w:rsidRDefault="005A4601" w:rsidP="00450516">
      <w:pPr>
        <w:spacing w:after="0" w:line="240" w:lineRule="auto"/>
      </w:pPr>
      <w:r>
        <w:separator/>
      </w:r>
    </w:p>
  </w:endnote>
  <w:endnote w:type="continuationSeparator" w:id="0">
    <w:p w:rsidR="005A4601" w:rsidRDefault="005A4601" w:rsidP="004505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4601" w:rsidRDefault="005A4601" w:rsidP="00450516">
      <w:pPr>
        <w:spacing w:after="0" w:line="240" w:lineRule="auto"/>
      </w:pPr>
      <w:r>
        <w:separator/>
      </w:r>
    </w:p>
  </w:footnote>
  <w:footnote w:type="continuationSeparator" w:id="0">
    <w:p w:rsidR="005A4601" w:rsidRDefault="005A4601" w:rsidP="004505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C6510"/>
    <w:multiLevelType w:val="hybridMultilevel"/>
    <w:tmpl w:val="26B2BD2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ihalyE">
    <w15:presenceInfo w15:providerId="None" w15:userId="Mihaly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77ABB"/>
    <w:rsid w:val="0005506C"/>
    <w:rsid w:val="001A1296"/>
    <w:rsid w:val="00237843"/>
    <w:rsid w:val="00450516"/>
    <w:rsid w:val="004F7436"/>
    <w:rsid w:val="00546A2A"/>
    <w:rsid w:val="005A4601"/>
    <w:rsid w:val="00677ABB"/>
    <w:rsid w:val="0072601D"/>
    <w:rsid w:val="007F4E7E"/>
    <w:rsid w:val="00806B43"/>
    <w:rsid w:val="00957DAE"/>
    <w:rsid w:val="009E1C2E"/>
    <w:rsid w:val="00AE17E6"/>
    <w:rsid w:val="00BA4A4D"/>
    <w:rsid w:val="00C811DE"/>
    <w:rsid w:val="00D31B18"/>
    <w:rsid w:val="00EC2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4518A80-727F-4A47-9914-3F31A74BC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546A2A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4505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50516"/>
  </w:style>
  <w:style w:type="paragraph" w:styleId="Fuzeile">
    <w:name w:val="footer"/>
    <w:basedOn w:val="Standard"/>
    <w:link w:val="FuzeileZchn"/>
    <w:uiPriority w:val="99"/>
    <w:unhideWhenUsed/>
    <w:rsid w:val="004505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50516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57D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57D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C292C-AB68-45BC-B259-30BAAAB6E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103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MihalyE</dc:creator>
  <cp:keywords/>
  <dc:description/>
  <cp:lastModifiedBy>MihalyE</cp:lastModifiedBy>
  <cp:revision>5</cp:revision>
  <dcterms:created xsi:type="dcterms:W3CDTF">2018-09-26T20:43:00Z</dcterms:created>
  <dcterms:modified xsi:type="dcterms:W3CDTF">2018-10-04T19:14:00Z</dcterms:modified>
</cp:coreProperties>
</file>